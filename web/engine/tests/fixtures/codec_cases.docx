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Codec cases follow</w:t>
      </w:r>
    </w:p>
    <w:p>
      <w:pPr>
        <w:pStyle w:val="Normal"/>
      </w:pPr>
      <w:bookmarkStart w:id="0" w:name="_GoBack"/>
      <w:r w:rsidR="00A1">
        <w:rPr>
          <w:lang w:val="en-US"/>
        </w:rPr>
        <w:t xml:space="preserve">See </w:t>
      </w:r>
      <w:proofErr w:type="spellStart"/>
      <w:hyperlink r:id="rId9">
        <w:r>
          <w:rPr>
            <w:rStyle w:val="Hyperlink"/>
          </w:rPr>
          <w:t>the WHO site</w:t>
        </w:r>
      </w:hyperlink>
      <w:proofErr w:type="spellEnd"/>
      <w:r>
        <w:t xml:space="preserve"> for </w:t>
      </w:r>
      <w:r>
        <w:rPr>
          <w:b/>
        </w:rPr>
        <w:t>grading</w:t>
      </w:r>
      <w:r>
        <w:tab/>
        <w:t>criteria</w:t>
      </w:r>
      <w:r>
        <w:rPr>
          <w:vertAlign w:val="superscript"/>
        </w:rPr>
        <w:t>1</w:t>
      </w:r>
      <w:r>
        <w:fldChar w:fldCharType="begin"/>
      </w:r>
      <w:r>
        <w:instrText xml:space="preserve"> PAGE </w:instrText>
      </w:r>
      <w:r>
        <w:fldChar w:fldCharType="separate"/>
      </w:r>
      <w:r>
        <w:t>4</w:t>
      </w:r>
      <w:r>
        <w:fldChar w:fldCharType="end"/>
      </w:r>
      <w:bookmarkEnd w:id="0"/>
    </w:p>
    <w:p>
      <w:r>
        <w:t xml:space="preserve">Grade </w:t>
      </w:r>
      <w:commentRangeStart w:id="3"/>
      <w:smartTag w:uri="urn:x" w:element="place">
        <w:smartTagPr>
          <w:attr w:name="a" w:val="b"/>
        </w:smartTagPr>
        <w:r>
          <w:rPr>
            <w:b/>
          </w:rPr>
          <w:t>Hanoi</w:t>
        </w:r>
      </w:smartTag>
      <w:r>
        <w:tab/>
        <w:t>tumour</w:t>
      </w:r>
      <w:commentRangeEnd w:id="3"/>
    </w:p>
    <w:p>
      <w:r>
        <w:rPr>
          <w:rFonts w:hint="eastAsia"/>
          <w:b/>
          <w:eastAsianLayout w:id="1"/>
        </w:rPr>
        <w:t>Text with layout</w:t>
      </w:r>
    </w:p>
    <w:p>
      <w:r>
        <w:rPr>
          <w:b/>
          <w14:ligatures w14:val="standardContextual"/>
        </w:rPr>
        <w:t>Text ligatures</w:t>
      </w:r>
    </w:p>
    <w:p>
      <w:r>
        <w:rPr>
          <w:b/>
        </w:rPr>
        <w:t>a</w:t>
      </w:r>
      <w:r>
        <w:rPr>
          <w:u w:val="single"/>
        </w:rPr>
        <w:t xml:space="preserve"> </w:t>
      </w:r>
      <w:r>
        <w:t>long dominant text</w:t>
      </w:r>
    </w:p>
    <w:p>
      <w:r>
        <w:rPr>
          <w:rFonts w:ascii="Arial"/>
          <w:sz w:val="24"/>
        </w:rPr>
        <w:t xml:space="preserve">Tumour </w:t>
      </w:r>
      <w:r>
        <w:rPr>
          <w:rFonts w:ascii="Times New Roman"/>
          <w:sz w:val="28"/>
          <w:szCs w:val="28"/>
        </w:rPr>
        <w:t>cells</w:t>
      </w:r>
    </w:p>
    <w:p>
      <w:r>
        <w:rPr>
          <w:b/>
          <w:bCs/>
        </w:rPr>
        <w:t>Bold</w:t>
      </w:r>
      <w:r>
        <w:rPr>
          <w:b/>
        </w:rPr>
        <w:t xml:space="preserve"> words</w:t>
      </w:r>
      <w:r>
        <w:rPr>
          <w:iCs/>
        </w:rPr>
        <w:t xml:space="preserve"> and plain text here</w:t>
      </w:r>
    </w:p>
    <w:p>
      <w:r>
        <w:t xml:space="preserve">Read the </w:t>
      </w:r>
      <w:hyperlink r:id="rId9">
        <w:r>
          <w:rPr>
            <w:b/>
          </w:rPr>
          <w:t>WHO</w:t>
        </w:r>
        <w:r>
          <w:t xml:space="preserve"> classification site</w:t>
        </w:r>
      </w:hyperlink>
      <w:r>
        <w:t xml:space="preserve"> now and then again</w:t>
      </w:r>
    </w:p>
    <w:p>
      <w:r>
        <w:lastRenderedPageBreak/>
        <w:t>Second page text</w:t>
      </w:r>
    </w:p>
    <w:p>
      <w:r>
        <w:t>Text kept</w:t>
      </w:r>
      <w:ins w:id="1" w:author="a" w:date="2024-01-01T00:00:00Z">
        <w:r>
          <w:t>new</w:t>
        </w:r>
      </w:ins>
    </w:p>
    <w:p>
      <w:r>
        <w:t>Text kept</w:t>
      </w:r>
      <w:del w:id="2" w:author="a" w:date="2024-01-01T00:00:00Z">
        <w:r>
          <w:delText>old</w:delText>
        </w:r>
      </w:del>
    </w:p>
    <w:p>
      <w:pPr>
        <w:rPr>
          <w:b/>
          <w14:ligatures w14:val="all"/>
        </w:rPr>
      </w:pPr>
      <w:r>
        <w:t>Text mark</w:t>
      </w:r>
    </w:p>
    <w:p>
      <w:pPr>
        <w:jc w:val="center"/>
      </w:pPr>
      <w:r>
        <w:t>Centred text</w:t>
      </w:r>
    </w:p>
    <w:p>
      <w:r>
        <w:t xml:space="preserve">Intro text </w:t>
      </w:r>
      <w:r>
        <w:fldChar w:fldCharType="begin"/>
      </w:r>
      <w:r>
        <w:instrText xml:space="preserve"> TOC </w:instrText>
      </w:r>
      <w:r>
        <w:fldChar w:fldCharType="separate"/>
      </w:r>
      <w:r>
        <w:t>Result text</w:t>
      </w:r>
    </w:p>
    <w:p>
      <w:r>
        <w:t xml:space="preserve">Date: </w:t>
      </w:r>
      <w:sdt>
        <w:sdtPr/>
        <w:sdtContent>
          <w:r>
            <w:t>Click here to enter a date</w:t>
          </w:r>
        </w:sdtContent>
      </w:sdt>
    </w:p>
    <w:p>
      <w:r>
        <w:t xml:space="preserve">See </w:t>
      </w:r>
      <w:fldSimple w:instr=" REF _Ref1 ">
        <w:r>
          <w:t>Table 1</w:t>
        </w:r>
      </w:fldSimple>
      <w:r>
        <w:t xml:space="preserve"> for details</w:t>
      </w:r>
    </w:p>
    <w:p>
      <w:hyperlink w:anchor="_Toc1" w:history="1">
        <w:r>
          <w:t>Introduction</w:t>
        </w:r>
        <w:r>
          <w:tab/>
        </w:r>
        <w:r>
          <w:fldChar w:fldCharType="begin"/>
        </w:r>
        <w:r>
          <w:instrText xml:space="preserve"> PAGEREF _Toc1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r>
        <w:t xml:space="preserve">Visit </w:t>
      </w:r>
      <w:r>
        <w:fldChar w:fldCharType="begin"/>
      </w:r>
      <w:r>
        <w:instrText xml:space="preserve"> HYPERLINK "https://www.who.int" </w:instrText>
      </w:r>
      <w:r>
        <w:fldChar w:fldCharType="separate"/>
      </w:r>
      <w:r>
        <w:t>the WHO website</w:t>
      </w:r>
      <w:r>
        <w:fldChar w:fldCharType="end"/>
      </w:r>
      <w:r>
        <w:t xml:space="preserve"> today</w:t>
      </w:r>
    </w:p>
    <w:p>
      <w:r>
        <w:t xml:space="preserve">Grades of the tumour: </w:t>
      </w:r>
      <w:r>
        <w:rPr>
          <w:b/>
        </w:rPr>
        <w:t>a</w:t>
      </w:r>
      <w:r>
        <w:tab/>
      </w:r>
      <w:r>
        <w:t xml:space="preserve"> </w:t>
      </w:r>
      <w:r>
        <w:rPr>
          <w:b/>
        </w:rPr>
        <w:t>b</w:t>
      </w:r>
    </w:p>
    <w:p>
      <w:r>
        <w:t>A</w:t>
      </w:r>
      <w:r>
        <w:rPr>
          <w:rFonts w:ascii="Symbol" w:hAnsi="Symbol"/>
        </w:rPr>
        <w:t></w:t>
      </w:r>
      <w:r>
        <w:t xml:space="preserve"> amyloid plaque</w:t>
      </w:r>
    </w:p>
    <w:p>
      <w:r>
        <w:t xml:space="preserve">Comment </w:t>
      </w:r>
      <!-- a comment -->
      <w:r>
        <w:t>here</w:t>
        <!-- in run -->
      </w:r>
      <w:customXml w:element="x">
        <w:customXmlPr/>
        <w:r>
          <w:rPr>
            <w:i/>
          </w:rPr>
          <w:t>custom</w:t>
        </w:r>
      </w:customXml>
      <w:r>
        <w:t xml:space="preserve"> tail   text </w:t>
      </w:r>
      <w:r>
        <w:rPr>
          <w:u w:val="single"/>
        </w:rPr>
        <w:t>﻿</w:t>
      </w:r>
      <w:r>
        <w:t>closing words</w:t>
      </w:r>
    </w:p>
    <w:p>
      <w:r>
        <w:rPr>
          <w:b/>
        </w:rPr>
        <w:t>Bold</w:t>
      </w:r>
      <w:r>
        <w:rPr>
          <w:u w:val="single"/>
        </w:rPr>
        <w:t xml:space="preserve"> </w:t>
      </w:r>
      <w:r>
        <w:t xml:space="preserve"></w:t>
      </w:r>
      <w:r>
        <w:rPr>
          <w:b/>
        </w:rPr>
        <w:t>again</w:t>
      </w:r>
      <w:r>
        <w:t xml:space="preserve"> and plain words</w:t>
      </w:r>
    </w:p>
    <w:p>
      <w:r>
        <w:t xml:space="preserve">Line one</w:t>
      </w:r>
      <w:r>
        <w:br/>
      </w:r>
      <w:r>
        <w:rPr>
          <w:b/>
        </w:rPr>
        <w:t>Bold</w:t>
        <w:tab/>
        <w:t>after tab</w:t>
      </w:r>
      <w:r>
        <w:t xml:space="preserve"> and the end of a long plain line</w:t>
      </w:r>
    </w:p>
    <w:p>
      <w:r>
        <w:rPr>
          <w:b/>
        </w:rPr>
        <w:t>Pretty</w:t>
        <w:tab/>
        <w:t xml:space="preserve"> printed </w:t>
      </w:r>
      <w:hyperlink r:id="rId9">
        <w:r>
          <w:t>linked words</w:t>
        </w:r>
      </w:hyperlink>
      <w:r>
        <w:t xml:space="preserve"> and the plain end</w:t>
      </w:r>
    </w:p>
    <w:p>
      <w:r>
        <w:rPr>
          <w:b/>
        </w:rPr>
        <w:t>Alpha</w:t>
      </w:r>
      <w:r>
        <w:rPr>
          <w:i/>
        </w:rPr>
        <w:t>Gamma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